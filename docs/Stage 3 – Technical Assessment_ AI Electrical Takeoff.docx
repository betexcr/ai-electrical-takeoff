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Stage 3 – Technical Assessment: AI Electrical Takeoff</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Oct 22, 2026 · Steven Morales Fallas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Context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This is the third and final stage of the process. Bring the finished assessment to the interview and present it in a technical and visual way. The team will ask questions during and after your presentation.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challenge is to build an AI system that performs an electrical </w:t>
      </w:r>
      <w:r w:rsidDel="00000000" w:rsidR="00000000" w:rsidRPr="00000000">
        <w:rPr>
          <w:i w:val="1"/>
          <w:iCs w:val="1"/>
          <w:rtl w:val="0"/>
        </w:rPr>
        <w:t xml:space="preserve">takeoff</w:t>
      </w:r>
      <w:r w:rsidDel="00000000" w:rsidR="00000000" w:rsidRPr="00000000">
        <w:rPr>
          <w:rtl w:val="0"/>
        </w:rPr>
        <w:t xml:space="preserve">: read real electrical plans, find every component, count it per room, and let a user correct the result directly on the plan.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There is no scope limit. The more complete, solid, and well thought out your implementation is, the better your chances to stand out and secure the position.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Material: the plans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 will work with 4 real, vector electrical plans of homes, in a single PDF (4 pages, 36 × 24 in, 853 KB), sent to you as a separate attachment.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plans are public domain, published by the City of Escondido, California, through its </w:t>
      </w:r>
      <w:hyperlink r:id="rId6">
        <w:r w:rsidDel="00000000" w:rsidR="00000000" w:rsidRPr="00000000">
          <w:rPr>
            <w:color w:val="0000ee"/>
            <w:u w:val="single"/>
            <w:rtl w:val="0"/>
          </w:rPr>
          <w:t xml:space="preserve">Pre-Approved ADU Program (PAADU)</w:t>
        </w:r>
      </w:hyperlink>
      <w:r w:rsidDel="00000000" w:rsidR="00000000" w:rsidRPr="00000000">
        <w:rPr>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Page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Sheet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Home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Original full set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A1-111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Plan 1, studio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00" w:before="60" w:lineRule="auto"/>
              <w:rPr>
                <w:color w:val="0000ee"/>
                <w:sz w:val="22"/>
                <w:szCs w:val="22"/>
                <w:u w:val="single"/>
              </w:rPr>
            </w:pPr>
            <w:hyperlink r:id="rId7">
              <w:r w:rsidDel="00000000" w:rsidR="00000000" w:rsidRPr="00000000">
                <w:rPr>
                  <w:color w:val="0000ee"/>
                  <w:sz w:val="22"/>
                  <w:szCs w:val="22"/>
                  <w:u w:val="single"/>
                  <w:rtl w:val="0"/>
                </w:rPr>
                <w:t xml:space="preserve">Plan 1</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A2-111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Plan 2, 2 bedrooms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00" w:before="60" w:lineRule="auto"/>
              <w:rPr>
                <w:color w:val="0000ee"/>
                <w:sz w:val="22"/>
                <w:szCs w:val="22"/>
                <w:u w:val="single"/>
              </w:rPr>
            </w:pPr>
            <w:hyperlink r:id="rId8">
              <w:r w:rsidDel="00000000" w:rsidR="00000000" w:rsidRPr="00000000">
                <w:rPr>
                  <w:color w:val="0000ee"/>
                  <w:sz w:val="22"/>
                  <w:szCs w:val="22"/>
                  <w:u w:val="single"/>
                  <w:rtl w:val="0"/>
                </w:rPr>
                <w:t xml:space="preserve">Plan 2</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A3-111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Plan 3, 2 bedrooms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00" w:before="60" w:lineRule="auto"/>
              <w:rPr>
                <w:color w:val="0000ee"/>
                <w:sz w:val="22"/>
                <w:szCs w:val="22"/>
                <w:u w:val="single"/>
              </w:rPr>
            </w:pPr>
            <w:hyperlink r:id="rId9">
              <w:r w:rsidDel="00000000" w:rsidR="00000000" w:rsidRPr="00000000">
                <w:rPr>
                  <w:color w:val="0000ee"/>
                  <w:sz w:val="22"/>
                  <w:szCs w:val="22"/>
                  <w:u w:val="single"/>
                  <w:rtl w:val="0"/>
                </w:rPr>
                <w:t xml:space="preserve">Plan 3</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A4-111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Plan 4, 3 bedrooms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00" w:before="60" w:lineRule="auto"/>
              <w:rPr>
                <w:color w:val="0000ee"/>
                <w:sz w:val="22"/>
                <w:szCs w:val="22"/>
                <w:u w:val="single"/>
              </w:rPr>
            </w:pPr>
            <w:hyperlink r:id="rId10">
              <w:r w:rsidDel="00000000" w:rsidR="00000000" w:rsidRPr="00000000">
                <w:rPr>
                  <w:color w:val="0000ee"/>
                  <w:sz w:val="22"/>
                  <w:szCs w:val="22"/>
                  <w:u w:val="single"/>
                  <w:rtl w:val="0"/>
                </w:rPr>
                <w:t xml:space="preserve">Plan 4</w:t>
              </w:r>
            </w:hyperlink>
            <w:r w:rsidDel="00000000" w:rsidR="00000000" w:rsidRPr="00000000">
              <w:rPr>
                <w:rtl w:val="0"/>
              </w:rPr>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Each sheet contains the electrical plan, its symbol legend and notes, next to the mechanical and finish plans. A diagonal watermark (“For use in the City of Escondido”) crosses every sheet; it is part of the original.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On the plans you will find, among others: ceiling fans, recessed, pendant and wall lights, bathroom exhaust fans, switches (single-pole, 3-way, dimmer, vacancy sensor), receptacles (GFI, AFI, 240 V, weatherproof), smoke and CO detectors, junction boxes, and the dashed wiring lines.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The challenge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Build an application that takes the PDF, analyzes each plan separately with AI, and returns an electrical </w:t>
      </w:r>
      <w:r w:rsidDel="00000000" w:rsidR="00000000" w:rsidRPr="00000000">
        <w:rPr>
          <w:i w:val="1"/>
          <w:iCs w:val="1"/>
          <w:rtl w:val="0"/>
        </w:rPr>
        <w:t xml:space="preserve">takeoff</w:t>
      </w:r>
      <w:r w:rsidDel="00000000" w:rsidR="00000000" w:rsidRPr="00000000">
        <w:rPr>
          <w:rtl w:val="0"/>
        </w:rPr>
        <w:t xml:space="preserve"> that can be reviewed on the drawing itself. It is what construction takeoff software does, but focused only on the electrical plan.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For each plan, the system must answer questions like these: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rtl w:val="0"/>
        </w:rPr>
        <w:t xml:space="preserve">How many ceiling fans are in each room?</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rtl w:val="0"/>
        </w:rPr>
        <w:t xml:space="preserve">How many lights are in each room, and of which type (recessed, pendant, wall, exterior)?</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rtl w:val="0"/>
        </w:rPr>
        <w:t xml:space="preserve">How many switches and receptacles are in each room, and of which type?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rtl w:val="0"/>
        </w:rPr>
        <w:t xml:space="preserve">What is the total of each component in the home?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rooms are defined by the plan itself (Living, Kitchen / Dining, Bedroom, Bath, Laundry, Closet, etc.). Each sheet's legend says what each symbol means; using it is part of the challenge.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Counting rules, so that every correct answer gives the same numbers:</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rtl w:val="0"/>
        </w:rPr>
        <w:t xml:space="preserve">Kitchen and Dining are separate rooms when the plan labels them separately.</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rtl w:val="0"/>
        </w:rPr>
        <w:t xml:space="preserve">A component outside the building (porch light, weatherproof receptacle) counts under </w:t>
      </w:r>
      <w:r w:rsidDel="00000000" w:rsidR="00000000" w:rsidRPr="00000000">
        <w:rPr>
          <w:b w:val="1"/>
          <w:bCs w:val="1"/>
          <w:rtl w:val="0"/>
        </w:rPr>
        <w:t xml:space="preserve">Exterior</w:t>
      </w:r>
      <w:r w:rsidDel="00000000" w:rsidR="00000000" w:rsidRPr="00000000">
        <w:rPr>
          <w:rtl w:val="0"/>
        </w:rPr>
        <w:t xml:space="preserv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rtl w:val="0"/>
        </w:rPr>
        <w:t xml:space="preserve">A combined fixture (for example a fan/light, or a smoke/CO detector) counts once, under its combined type.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rtl w:val="0"/>
        </w:rPr>
        <w:t xml:space="preserve">Switch types follow the letter next to the switch symbol on the plan (for example D = dimmer, F = fan, 3 = 3-way); the legend and notes say what each letter means.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approach: design, delivery and support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We want to see how you would run this as a real project, not only the code. Bring a short design document (1 to 2 pages) that answers:</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b w:val="1"/>
          <w:bCs w:val="1"/>
          <w:rtl w:val="0"/>
        </w:rPr>
        <w:t xml:space="preserve">Breakdown.</w:t>
      </w:r>
      <w:r w:rsidDel="00000000" w:rsidR="00000000" w:rsidRPr="00000000">
        <w:rPr>
          <w:rtl w:val="0"/>
        </w:rPr>
        <w:t xml:space="preserve"> How you split the problem into smaller pieces (for example: PDF ingestion, room detection, symbol detection, room assignment, review UI, bill of materials) and in what order you build them.</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First release.</w:t>
      </w:r>
      <w:r w:rsidDel="00000000" w:rsidR="00000000" w:rsidRPr="00000000">
        <w:rPr>
          <w:rtl w:val="0"/>
        </w:rPr>
        <w:t xml:space="preserve"> What the first version that reaches users does, what it leaves out, and how you decide it is good enough to ship (for example, an accuracy threshold measured against hand-counted plans).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Release.</w:t>
      </w:r>
      <w:r w:rsidDel="00000000" w:rsidR="00000000" w:rsidRPr="00000000">
        <w:rPr>
          <w:rtl w:val="0"/>
        </w:rPr>
        <w:t xml:space="preserve"> How you would roll it out to estimators (pilot users, versioning, feature flags), and how you would ship model or prompt changes without breaking takeoffs already done.</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Support.</w:t>
      </w:r>
      <w:r w:rsidDel="00000000" w:rsidR="00000000" w:rsidRPr="00000000">
        <w:rPr>
          <w:rtl w:val="0"/>
        </w:rPr>
        <w:t xml:space="preserve"> How you would track accuracy in production, use the corrections users make to improve the system, handle new plan styles or legends, and triage bugs.</w:t>
      </w:r>
      <w:ins w:author="Alberto Muñoz" w:id="0" w:date="2026-10-23T14:04:46Z">
        <w:r w:rsidDel="00000000" w:rsidR="00000000" w:rsidRPr="00000000">
          <w:rPr>
            <w:rtl w:val="0"/>
          </w:rPr>
          <w:t xml:space="preserve">dsfsfdsfgr</w:t>
        </w:r>
      </w:ins>
      <w:r w:rsidDel="00000000" w:rsidR="00000000" w:rsidRPr="00000000">
        <w:rPr>
          <w:rtl w:val="0"/>
        </w:rPr>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b w:val="1"/>
          <w:bCs w:val="1"/>
          <w:rtl w:val="0"/>
        </w:rPr>
        <w:t xml:space="preserve">Trade-offs.</w:t>
      </w:r>
      <w:r w:rsidDel="00000000" w:rsidR="00000000" w:rsidRPr="00000000">
        <w:rPr>
          <w:rtl w:val="0"/>
        </w:rPr>
        <w:t xml:space="preserve"> What you would do differently with more time or a team.</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Minimum requirements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Your system must meet these 5 points. Everything else is up to you.</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b w:val="1"/>
          <w:bCs w:val="1"/>
          <w:rtl w:val="0"/>
        </w:rPr>
        <w:t xml:space="preserve">Load the PDF and split the plans.</w:t>
      </w:r>
      <w:r w:rsidDel="00000000" w:rsidR="00000000" w:rsidRPr="00000000">
        <w:rPr>
          <w:rtl w:val="0"/>
        </w:rPr>
        <w:t xml:space="preserve"> Each of the 4 sheets is analyzed separately.</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Detect components with AI.</w:t>
      </w:r>
      <w:r w:rsidDel="00000000" w:rsidR="00000000" w:rsidRPr="00000000">
        <w:rPr>
          <w:rtl w:val="0"/>
        </w:rPr>
        <w:t xml:space="preserve"> At a minimum: ceiling fans, lights, switches and receptacles. Each detection stores its type, its position on the plan and the room it belongs to.</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Count per room and per plan.</w:t>
      </w:r>
      <w:r w:rsidDel="00000000" w:rsidR="00000000" w:rsidRPr="00000000">
        <w:rPr>
          <w:rtl w:val="0"/>
        </w:rPr>
        <w:t xml:space="preserve"> A table or summary view with the quantity of each component per room and the total for the home.</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Draw the detections on the plan.</w:t>
      </w:r>
      <w:r w:rsidDel="00000000" w:rsidR="00000000" w:rsidRPr="00000000">
        <w:rPr>
          <w:rtl w:val="0"/>
        </w:rPr>
        <w:t xml:space="preserve"> Each component is marked in place (box, point, icon or color per type), so it can be compared at a glance with the original drawing. Every number your system reports must trace back to marks on the plan: a count with nothing drawn behind it counts as a guess, however close it is.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Correct with CRUD actions on the plan.</w:t>
      </w:r>
    </w:p>
    <w:p w:rsidR="00000000" w:rsidDel="00000000" w:rsidP="00000000" w:rsidRDefault="00000000" w:rsidRPr="00000000" w14:paraId="0000003B">
      <w:pPr>
        <w:numPr>
          <w:ilvl w:val="1"/>
          <w:numId w:val="5"/>
        </w:numPr>
        <w:pBdr>
          <w:top w:space="0" w:sz="0" w:val="nil"/>
          <w:left w:space="0" w:sz="0" w:val="nil"/>
          <w:bottom w:space="0" w:sz="0" w:val="nil"/>
          <w:right w:space="0" w:sz="0" w:val="nil"/>
          <w:between w:space="0" w:sz="0" w:val="nil"/>
        </w:pBdr>
        <w:shd w:fill="auto" w:val="clear"/>
        <w:spacing w:after="200" w:before="0" w:lineRule="auto"/>
        <w:ind w:left="1200" w:hanging="360"/>
      </w:pPr>
      <w:r w:rsidDel="00000000" w:rsidR="00000000" w:rsidRPr="00000000">
        <w:rPr>
          <w:rtl w:val="0"/>
        </w:rPr>
        <w:t xml:space="preserve">Create: add a missing component, for example a light that was not detected.</w:t>
      </w:r>
    </w:p>
    <w:p w:rsidR="00000000" w:rsidDel="00000000" w:rsidP="00000000" w:rsidRDefault="00000000" w:rsidRPr="00000000" w14:paraId="0000003C">
      <w:pPr>
        <w:numPr>
          <w:ilvl w:val="1"/>
          <w:numId w:val="5"/>
        </w:numPr>
        <w:pBdr>
          <w:top w:space="0" w:sz="0" w:val="nil"/>
          <w:left w:space="0" w:sz="0" w:val="nil"/>
          <w:bottom w:space="0" w:sz="0" w:val="nil"/>
          <w:right w:space="0" w:sz="0" w:val="nil"/>
          <w:between w:space="0" w:sz="0" w:val="nil"/>
        </w:pBdr>
        <w:shd w:fill="auto" w:val="clear"/>
        <w:spacing w:after="200" w:before="0" w:lineRule="auto"/>
        <w:ind w:left="1200" w:hanging="360"/>
      </w:pPr>
      <w:r w:rsidDel="00000000" w:rsidR="00000000" w:rsidRPr="00000000">
        <w:rPr>
          <w:rtl w:val="0"/>
        </w:rPr>
        <w:t xml:space="preserve">Read: see the details of each detection (type, room, confidence).</w:t>
      </w:r>
    </w:p>
    <w:p w:rsidR="00000000" w:rsidDel="00000000" w:rsidP="00000000" w:rsidRDefault="00000000" w:rsidRPr="00000000" w14:paraId="0000003D">
      <w:pPr>
        <w:numPr>
          <w:ilvl w:val="1"/>
          <w:numId w:val="5"/>
        </w:numPr>
        <w:pBdr>
          <w:top w:space="0" w:sz="0" w:val="nil"/>
          <w:left w:space="0" w:sz="0" w:val="nil"/>
          <w:bottom w:space="0" w:sz="0" w:val="nil"/>
          <w:right w:space="0" w:sz="0" w:val="nil"/>
          <w:between w:space="0" w:sz="0" w:val="nil"/>
        </w:pBdr>
        <w:shd w:fill="auto" w:val="clear"/>
        <w:spacing w:after="200" w:before="0" w:lineRule="auto"/>
        <w:ind w:left="1200" w:hanging="360"/>
      </w:pPr>
      <w:r w:rsidDel="00000000" w:rsidR="00000000" w:rsidRPr="00000000">
        <w:rPr>
          <w:rtl w:val="0"/>
        </w:rPr>
        <w:t xml:space="preserve">Update: change a detection's type, position or room.</w:t>
      </w:r>
    </w:p>
    <w:p w:rsidR="00000000" w:rsidDel="00000000" w:rsidP="00000000" w:rsidRDefault="00000000" w:rsidRPr="00000000" w14:paraId="0000003E">
      <w:pPr>
        <w:numPr>
          <w:ilvl w:val="1"/>
          <w:numId w:val="5"/>
        </w:numPr>
        <w:pBdr>
          <w:top w:space="0" w:sz="0" w:val="nil"/>
          <w:left w:space="0" w:sz="0" w:val="nil"/>
          <w:bottom w:space="0" w:sz="0" w:val="nil"/>
          <w:right w:space="0" w:sz="0" w:val="nil"/>
          <w:between w:space="0" w:sz="0" w:val="nil"/>
        </w:pBdr>
        <w:shd w:fill="auto" w:val="clear"/>
        <w:spacing w:after="200" w:lineRule="auto"/>
        <w:ind w:left="1200" w:hanging="360"/>
      </w:pPr>
      <w:r w:rsidDel="00000000" w:rsidR="00000000" w:rsidRPr="00000000">
        <w:rPr>
          <w:rtl w:val="0"/>
        </w:rPr>
        <w:t xml:space="preserve">Delete: remove a wrong detection, for example a misdetected fan.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Every correction must update the per-room counts and the totals immediately.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b w:val="1"/>
          <w:bCs w:val="1"/>
          <w:rtl w:val="0"/>
        </w:rPr>
        <w:t xml:space="preserve">Show your work on the plan.</w:t>
      </w:r>
      <w:r w:rsidDel="00000000" w:rsidR="00000000" w:rsidRPr="00000000">
        <w:rPr>
          <w:rtl w:val="0"/>
        </w:rPr>
        <w:t xml:space="preserve"> We weigh what we can see on the drawing more than the numbers in a table. A total can be right by chance, by a lucky guess, or because it was hardcoded; a mark on the plan shows whether the system actually found the symbol. Make every detection, room assignment, box and wire run visible on the plan, so a reviewer can check any number by looking at the drawing.</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Differentiating extra: from counts to a bill of materials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A count of symbols is the start of a quote, not the quote. If you want to go further, turn the takeoff into what an electrical estimator actually prices. It is optional, but it is the best opportunity to set yourself apart.</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b w:val="1"/>
          <w:bCs w:val="1"/>
          <w:rtl w:val="0"/>
        </w:rPr>
        <w:t xml:space="preserve">Boxes by size.</w:t>
      </w:r>
      <w:r w:rsidDel="00000000" w:rsidR="00000000" w:rsidRPr="00000000">
        <w:rPr>
          <w:rtl w:val="0"/>
        </w:rPr>
        <w:t xml:space="preserve"> Switches drawn side by side share one box: two switches at a door are one 2-gang box and one 2-gang cover plate, not two 1-gang boxes. Group the switches at each location and count boxes and plates by gang size. Ceiling fans need a fan-rated box. Show each box on the plan with its gang size.</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Cable by type and length.</w:t>
      </w:r>
      <w:r w:rsidDel="00000000" w:rsidR="00000000" w:rsidRPr="00000000">
        <w:rPr>
          <w:rtl w:val="0"/>
        </w:rPr>
        <w:t xml:space="preserve"> On the plans, curved dashed lines connect each switch to the lights or fans it controls. Measure those runs with the plan scale (1/4" = 1'-0") and total them by cable type: an ordinary switch run is 2-wire cable, a run between 3-way switches needs 3-wire cable. The dashed lines show what connects to what, not the real cable route, so state your routing assumption (for example, how much you add for going up into the ceiling and back down). Draw each run on the plan, labelled with its cable type and length, so we can see it was detected and not guessed.</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A priced summary.</w:t>
      </w:r>
      <w:r w:rsidDel="00000000" w:rsidR="00000000" w:rsidRPr="00000000">
        <w:rPr>
          <w:rtl w:val="0"/>
        </w:rPr>
        <w:t xml:space="preserve"> Take a short price list of your own (state where it comes from) and produce the material total for one home: devices, boxes, plates and cable.</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rtl w:val="0"/>
        </w:rPr>
        <w:t xml:space="preserve">Support the same CRUD here: move a switch between locations, change a run, and watch the box counts, cable totals and price update.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Interview day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Bring the system up and running and explain it in a technical and visual way. You choose the format.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The interview follows this order:</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b w:val="1"/>
          <w:bCs w:val="1"/>
          <w:rtl w:val="0"/>
        </w:rPr>
        <w:t xml:space="preserve">Design walkthrough (first 15 minutes).</w:t>
      </w:r>
      <w:r w:rsidDel="00000000" w:rsidR="00000000" w:rsidRPr="00000000">
        <w:rPr>
          <w:rtl w:val="0"/>
        </w:rPr>
        <w:t xml:space="preserve"> Walk us through your approach: how you broke the problem down, what you would release first, and how you would release and support it. No code yet.</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Technical deep dive and live demo.</w:t>
      </w:r>
      <w:r w:rsidDel="00000000" w:rsidR="00000000" w:rsidRPr="00000000">
        <w:rPr>
          <w:rtl w:val="0"/>
        </w:rPr>
        <w:t xml:space="preserve"> Your architecture, your code and the system running on the plans.</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b w:val="1"/>
          <w:bCs w:val="1"/>
          <w:rtl w:val="0"/>
        </w:rPr>
        <w:t xml:space="preserve">Questions.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We recommend preparing:</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rtl w:val="0"/>
        </w:rPr>
        <w:t xml:space="preserve">A presentation covering the problem, your approach and the results.</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rtl w:val="0"/>
        </w:rPr>
        <w:t xml:space="preserve">A live demo: load the PDF, view the detections on the plan, correct a few, and watch the counts change. Expect us to point at a number and ask you to show us, on the plan, what it is made of.</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rtl w:val="0"/>
        </w:rPr>
        <w:t xml:space="preserve">Architecture and data-flow diagrams.</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rtl w:val="0"/>
        </w:rPr>
        <w:t xml:space="preserve">Technical documentation: models, prompts, decisions and how to run it.</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rtl w:val="0"/>
        </w:rPr>
        <w:t xml:space="preserve">Overlays of your system's output on each plan, including the places where it is wrong.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During and after your presentation we will ask technical questions about your decisions, the model's errors, and how you would scale the solution.</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What we will evaluate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Criterion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What we look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Approach and delivery</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A clear breakdown into pieces, a realistic first release, and a credible plan to release, monitor and support the system once users depend on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Accuracy</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Detections and per-room counts that match the plan, especially for fans and lights.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Visual evidence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Every count, box and run is drawn on the plan and can be checked by eye; errors are shown, not hidden.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Use of AI</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Sound choice of models and techniques, and smart use of the legend and the plan's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Correction experience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Clear, fast CRUD on the plan, with counts that update immediately.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Architecture and code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Clear design, maintainable code, and a solution that can grow to more plans and more component types.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Bill of materials (extra)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Boxes and runs drawn on the plan, boxes by gang size, cable by type and length with a stated assumption, a priced material total, and CRUD that updates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Presentation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Technical and visual clarity, and solid answers to our questions.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Judgment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00" w:before="60" w:lineRule="auto"/>
              <w:rPr>
                <w:sz w:val="22"/>
                <w:szCs w:val="22"/>
              </w:rPr>
            </w:pPr>
            <w:r w:rsidDel="00000000" w:rsidR="00000000" w:rsidRPr="00000000">
              <w:rPr>
                <w:sz w:val="22"/>
                <w:szCs w:val="22"/>
                <w:rtl w:val="0"/>
              </w:rPr>
              <w:t xml:space="preserve">Honesty about errors and limits, and what you would do next with more time.</w:t>
            </w:r>
          </w:p>
        </w:tc>
      </w:tr>
    </w:tbl>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Rules and submission</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b w:val="1"/>
          <w:bCs w:val="1"/>
          <w:rtl w:val="0"/>
        </w:rPr>
        <w:t xml:space="preserve">Any technology.</w:t>
      </w:r>
      <w:r w:rsidDel="00000000" w:rsidR="00000000" w:rsidRPr="00000000">
        <w:rPr>
          <w:rtl w:val="0"/>
        </w:rPr>
        <w:t xml:space="preserve"> Use whichever language, framework, AI models, APIs or libraries you prefer. Explain why you chose them.</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AI coding tools are expected.</w:t>
      </w:r>
      <w:r w:rsidDel="00000000" w:rsidR="00000000" w:rsidRPr="00000000">
        <w:rPr>
          <w:rtl w:val="0"/>
        </w:rPr>
        <w:t xml:space="preserve"> We assume you will use AI development tools such as Claude Code, Codex, GitHub Copilot, Cursor or any other to write the code, and that is fine. Make sure you understand everything you built and can explain it in detail, since our questions will go deep into your code and decisions.</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Open scope.</w:t>
      </w:r>
      <w:r w:rsidDel="00000000" w:rsidR="00000000" w:rsidRPr="00000000">
        <w:rPr>
          <w:rtl w:val="0"/>
        </w:rPr>
        <w:t xml:space="preserve"> The minimum requirements are the floor, not the ceiling.</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Bring everything working</w:t>
      </w:r>
      <w:r w:rsidDel="00000000" w:rsidR="00000000" w:rsidRPr="00000000">
        <w:rPr>
          <w:rtl w:val="0"/>
        </w:rPr>
        <w:t xml:space="preserve"> on interview day, with the demo ready to run.</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Share the code</w:t>
      </w:r>
      <w:r w:rsidDel="00000000" w:rsidR="00000000" w:rsidRPr="00000000">
        <w:rPr>
          <w:rtl w:val="0"/>
        </w:rPr>
        <w:t xml:space="preserve"> in a repository, with a README that explains how to install and run it, by the start of your interview.</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Share your design document</w:t>
      </w:r>
      <w:r w:rsidDel="00000000" w:rsidR="00000000" w:rsidRPr="00000000">
        <w:rPr>
          <w:rtl w:val="0"/>
        </w:rPr>
        <w:t xml:space="preserve"> together with the repository, by the start of your interview.</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spacing w:after="200" w:before="0" w:lineRule="auto"/>
        <w:ind w:left="600" w:hanging="360"/>
      </w:pPr>
      <w:r w:rsidDel="00000000" w:rsidR="00000000" w:rsidRPr="00000000">
        <w:rPr>
          <w:b w:val="1"/>
          <w:bCs w:val="1"/>
          <w:rtl w:val="0"/>
        </w:rPr>
        <w:t xml:space="preserve">AI costs are yours to choose.</w:t>
      </w:r>
      <w:r w:rsidDel="00000000" w:rsidR="00000000" w:rsidRPr="00000000">
        <w:rPr>
          <w:rtl w:val="0"/>
        </w:rPr>
        <w:t xml:space="preserve"> Any model is fine, hosted or local.</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200" w:lineRule="auto"/>
        <w:ind w:left="600" w:hanging="360"/>
      </w:pPr>
      <w:r w:rsidDel="00000000" w:rsidR="00000000" w:rsidRPr="00000000">
        <w:rPr>
          <w:b w:val="1"/>
          <w:bCs w:val="1"/>
          <w:rtl w:val="0"/>
        </w:rPr>
        <w:t xml:space="preserve">Use the 4 plans in this document</w:t>
      </w:r>
      <w:r w:rsidDel="00000000" w:rsidR="00000000" w:rsidRPr="00000000">
        <w:rPr>
          <w:rtl w:val="0"/>
        </w:rPr>
        <w:t xml:space="preserve"> for the demo; if you like, also test other plans to show your solution generalizes.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t xml:space="preserve">If you have questions about the assessment, write to us before the interview.</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scondido.gov/DocumentCenter/View/7248/PAADU-Planset-4" TargetMode="External"/><Relationship Id="rId9" Type="http://schemas.openxmlformats.org/officeDocument/2006/relationships/hyperlink" Target="https://escondido.gov/DocumentCenter/View/7247/PAADU-Planset-3" TargetMode="External"/><Relationship Id="rId5" Type="http://schemas.openxmlformats.org/officeDocument/2006/relationships/styles" Target="styles.xml"/><Relationship Id="rId6" Type="http://schemas.openxmlformats.org/officeDocument/2006/relationships/hyperlink" Target="https://escondido.gov/1207/Pre-Approved-ADU-Program-PAADU" TargetMode="External"/><Relationship Id="rId7" Type="http://schemas.openxmlformats.org/officeDocument/2006/relationships/hyperlink" Target="https://escondido.gov/DocumentCenter/View/7245/PAADU-Planset-1" TargetMode="External"/><Relationship Id="rId8" Type="http://schemas.openxmlformats.org/officeDocument/2006/relationships/hyperlink" Target="https://escondido.gov/DocumentCenter/View/7246/PAADU-Planse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